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day beside the river</w:t>
      </w:r>
    </w:p>
    <w:p>
      <w:r>
        <w:t xml:space="preserve">Original compatibility material. </w:t>
      </w:r>
      <w:r>
        <w:rPr>
          <w:b/>
        </w:rPr>
        <w:t xml:space="preserve">Strong emphasis. </w:t>
      </w:r>
      <w:r>
        <w:rPr>
          <w:i/>
        </w:rPr>
        <w:t>Italic emphasis.</w:t>
      </w:r>
    </w:p>
    <w:p>
      <w:r>
        <w:t>中文测试：山水与城市。 Русский текст. العربية. עברית.</w:t>
      </w:r>
    </w:p>
    <w:p>
      <w:pPr>
        <w:pStyle w:val="Heading2"/>
      </w:pPr>
      <w:r>
        <w:t>Observations</w:t>
      </w:r>
    </w:p>
    <w:p>
      <w:pPr>
        <w:pStyle w:val="ListNumber"/>
      </w:pPr>
      <w:r>
        <w:t>Measure the water</w:t>
      </w:r>
    </w:p>
    <w:p>
      <w:pPr>
        <w:pStyle w:val="ListNumber"/>
      </w:pPr>
      <w:r>
        <w:t>Record the light</w:t>
      </w:r>
    </w:p>
    <w:p>
      <w:pPr>
        <w:pStyle w:val="ListNumber"/>
      </w:pPr>
      <w:r>
        <w:t>Return to the bank</w:t>
      </w:r>
    </w:p>
    <w:p>
      <w:pPr>
        <w:pStyle w:val="ListBullet"/>
      </w:pPr>
      <w:r>
        <w:t>Pebbles</w:t>
      </w:r>
    </w:p>
    <w:p>
      <w:pPr>
        <w:pStyle w:val="ListBullet"/>
      </w:pPr>
      <w:r>
        <w:t>Reeds</w:t>
      </w:r>
    </w:p>
    <w:tbl>
      <w:tblPr>
        <w:tblW w:type="auto" w:w="0"/>
        <w:tblLook w:firstColumn="1" w:firstRow="1" w:lastColumn="0" w:lastRow="0" w:noHBand="0" w:noVBand="1" w:val="04A0"/>
      </w:tblPr>
      <w:tblGrid>
        <w:gridCol w:w="2880"/>
        <w:gridCol w:w="2880"/>
        <w:gridCol w:w="2880"/>
      </w:tblGrid>
      <w:tr>
        <w:tc>
          <w:tcPr>
            <w:tcW w:type="dxa" w:w="2880"/>
          </w:tcPr>
          <w:p>
            <w:r>
              <w:t>Station</w:t>
            </w:r>
          </w:p>
        </w:tc>
        <w:tc>
          <w:tcPr>
            <w:tcW w:type="dxa" w:w="2880"/>
          </w:tcPr>
          <w:p>
            <w:r>
              <w:t>Depth</w:t>
            </w:r>
          </w:p>
        </w:tc>
        <w:tc>
          <w:tcPr>
            <w:tcW w:type="dxa" w:w="2880"/>
          </w:tcPr>
          <w:p>
            <w:r>
              <w:t>Note</w:t>
            </w:r>
          </w:p>
        </w:tc>
      </w:tr>
      <w:tr>
        <w:tc>
          <w:tcPr>
            <w:tcW w:type="dxa" w:w="2880"/>
          </w:tcPr>
          <w:p>
            <w:r>
              <w:t>A</w:t>
            </w:r>
          </w:p>
        </w:tc>
        <w:tc>
          <w:tcPr>
            <w:tcW w:type="dxa" w:w="2880"/>
          </w:tcPr>
          <w:p>
            <w:r>
              <w:t>1.25 m</w:t>
            </w:r>
          </w:p>
        </w:tc>
        <w:tc>
          <w:tcPr>
            <w:tcW w:type="dxa" w:w="2880"/>
          </w:tcPr>
          <w:p>
            <w:r>
              <w:t>Clear</w:t>
            </w:r>
          </w:p>
        </w:tc>
      </w:tr>
      <w:tr>
        <w:tc>
          <w:tcPr>
            <w:tcW w:type="dxa" w:w="2880"/>
          </w:tcPr>
          <w:p>
            <w:r>
              <w:t>B</w:t>
            </w:r>
          </w:p>
        </w:tc>
        <w:tc>
          <w:tcPr>
            <w:tcW w:type="dxa" w:w="2880"/>
          </w:tcPr>
          <w:p>
            <w:r>
              <w:t>2.50 m</w:t>
            </w:r>
          </w:p>
        </w:tc>
        <w:tc>
          <w:tcPr>
            <w:tcW w:type="dxa" w:w="2880"/>
          </w:tcPr>
          <w:p>
            <w:r>
              <w:t>Shade</w:t>
            </w:r>
          </w:p>
        </w:tc>
      </w:tr>
    </w:tbl>
    <w:p>
      <w:r>
        <w:drawing>
          <wp:inline xmlns:a="http://schemas.openxmlformats.org/drawingml/2006/main" xmlns:pic="http://schemas.openxmlformats.org/drawingml/2006/picture">
            <wp:extent cx="2286000" cy="640080"/>
            <wp:docPr id="1" name="Picture 1"/>
            <wp:cNvGraphicFramePr>
              <a:graphicFrameLocks noChangeAspect="1"/>
            </wp:cNvGraphicFramePr>
            <a:graphic>
              <a:graphicData uri="http://schemas.openxmlformats.org/drawingml/2006/picture">
                <pic:pic>
                  <pic:nvPicPr>
                    <pic:cNvPr id="0" name="marker.png"/>
                    <pic:cNvPicPr/>
                  </pic:nvPicPr>
                  <pic:blipFill>
                    <a:blip r:embed="rId11"/>
                    <a:stretch>
                      <a:fillRect/>
                    </a:stretch>
                  </pic:blipFill>
                  <pic:spPr>
                    <a:xfrm>
                      <a:off x="0" y="0"/>
                      <a:ext cx="2286000" cy="640080"/>
                    </a:xfrm>
                    <a:prstGeom prst="rect"/>
                  </pic:spPr>
                </pic:pic>
              </a:graphicData>
            </a:graphic>
          </wp:inline>
        </w:drawing>
      </w:r>
    </w:p>
    <w:p>
      <w:r>
        <w:br w:type="page"/>
      </w:r>
    </w:p>
    <w:p>
      <w:pPr>
        <w:pStyle w:val="Heading2"/>
      </w:pPr>
      <w:r>
        <w:t>Later observations</w:t>
      </w:r>
    </w:p>
    <w:p>
      <w:r>
        <w:t xml:space="preserve">Changes: </w:t>
      </w:r>
      <w:del w:id="1" w:author="InBrowser.App" w:date="2026-01-01T00:00:00Z">
        <w:r>
          <w:delText>REMOVED TEXT</w:delText>
        </w:r>
      </w:del>
      <w:ins w:id="2" w:author="InBrowser.App" w:date="2026-01-01T00:00:00Z">
        <w:r>
          <w:t>ADDED TEXT</w:t>
        </w:r>
      </w:ins>
    </w:p>
    <w:p>
      <w:pPr>
        <w:pStyle w:val="Heading2"/>
      </w:pPr>
      <w:r>
        <w:t>Field note 1</w:t>
      </w:r>
    </w:p>
    <w:p>
      <w:r>
        <w:t xml:space="preserve">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t>
      </w:r>
    </w:p>
    <w:p>
      <w:pPr>
        <w:pStyle w:val="Heading2"/>
      </w:pPr>
      <w:r>
        <w:t>Field note 2</w:t>
      </w:r>
    </w:p>
    <w:p>
      <w:r>
        <w:t xml:space="preserve">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t>
      </w:r>
    </w:p>
    <w:p>
      <w:pPr>
        <w:pStyle w:val="Heading2"/>
      </w:pPr>
      <w:r>
        <w:t>Field note 3</w:t>
      </w:r>
    </w:p>
    <w:p>
      <w:r>
        <w:t xml:space="preserve">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t>
      </w:r>
    </w:p>
    <w:p>
      <w:pPr>
        <w:pStyle w:val="Heading2"/>
      </w:pPr>
      <w:r>
        <w:t>Field note 4</w:t>
      </w:r>
    </w:p>
    <w:p>
      <w:r>
        <w:t xml:space="preserve">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t>
      </w:r>
    </w:p>
    <w:p>
      <w:pPr>
        <w:pStyle w:val="Heading2"/>
      </w:pPr>
      <w:r>
        <w:t>Field note 5</w:t>
      </w:r>
    </w:p>
    <w:p>
      <w:r>
        <w:t xml:space="preserve">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t>
      </w:r>
    </w:p>
    <w:p>
      <w:pPr>
        <w:pStyle w:val="Heading2"/>
      </w:pPr>
      <w:r>
        <w:t>Field note 6</w:t>
      </w:r>
    </w:p>
    <w:p>
      <w:r>
        <w:t xml:space="preserve">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t>
      </w:r>
    </w:p>
    <w:p>
      <w:pPr>
        <w:pStyle w:val="Heading2"/>
      </w:pPr>
      <w:r>
        <w:t>Field note 7</w:t>
      </w:r>
    </w:p>
    <w:p>
      <w:r>
        <w:t xml:space="preserve">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t>
      </w:r>
    </w:p>
    <w:p>
      <w:pPr>
        <w:pStyle w:val="Heading2"/>
      </w:pPr>
      <w:r>
        <w:t>Field note 8</w:t>
      </w:r>
    </w:p>
    <w:p>
      <w:r>
        <w:t xml:space="preserve">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t>
      </w:r>
    </w:p>
    <w:p>
      <w:pPr>
        <w:pStyle w:val="Heading2"/>
      </w:pPr>
      <w:r>
        <w:t>Field note 9</w:t>
      </w:r>
    </w:p>
    <w:p>
      <w:r>
        <w:t xml:space="preserve">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t>
      </w:r>
    </w:p>
    <w:p>
      <w:pPr>
        <w:pStyle w:val="Heading2"/>
      </w:pPr>
      <w:r>
        <w:t>Field note 10</w:t>
      </w:r>
    </w:p>
    <w:p>
      <w:r>
        <w:t xml:space="preserve">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t>
      </w:r>
    </w:p>
    <w:p>
      <w:pPr>
        <w:pStyle w:val="Heading2"/>
      </w:pPr>
      <w:r>
        <w:t>Field note 11</w:t>
      </w:r>
    </w:p>
    <w:p>
      <w:r>
        <w:t xml:space="preserve">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t>
      </w:r>
    </w:p>
    <w:p>
      <w:pPr>
        <w:pStyle w:val="Heading2"/>
      </w:pPr>
      <w:r>
        <w:t>Field note 12</w:t>
      </w:r>
    </w:p>
    <w:p>
      <w:r>
        <w:t xml:space="preserve">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t>
      </w:r>
    </w:p>
    <w:p>
      <w:pPr>
        <w:pStyle w:val="Heading2"/>
      </w:pPr>
      <w:r>
        <w:t>Field note 13</w:t>
      </w:r>
    </w:p>
    <w:p>
      <w:r>
        <w:t xml:space="preserve">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t>
      </w:r>
    </w:p>
    <w:p>
      <w:pPr>
        <w:pStyle w:val="Heading2"/>
      </w:pPr>
      <w:r>
        <w:t>Field note 14</w:t>
      </w:r>
    </w:p>
    <w:p>
      <w:r>
        <w:t xml:space="preserve">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t>
      </w:r>
    </w:p>
    <w:p>
      <w:pPr>
        <w:pStyle w:val="Heading2"/>
      </w:pPr>
      <w:r>
        <w:t>Field note 15</w:t>
      </w:r>
    </w:p>
    <w:p>
      <w:r>
        <w:t xml:space="preserve">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We compare the bank, the water and the path.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Original running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Original running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